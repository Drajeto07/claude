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80849" w14:textId="77777777" w:rsidR="00475F84" w:rsidRPr="00475F84" w:rsidRDefault="00475F84" w:rsidP="00475F84">
      <w:pPr>
        <w:pStyle w:val="Heading1"/>
      </w:pPr>
      <w:r w:rsidRPr="00475F84">
        <w:t>Comments and tracked changes</w:t>
      </w:r>
    </w:p>
    <w:p w14:paraId="1603A456" w14:textId="77777777" w:rsidR="00475F84" w:rsidRPr="00475F84" w:rsidRDefault="00475F84" w:rsidP="00475F84">
      <w:r w:rsidRPr="00475F84">
        <w:t xml:space="preserve">This paragraph has a comment on the word </w:t>
      </w:r>
      <w:commentRangeStart w:id="0"/>
      <w:commentRangeStart w:id="1"/>
      <w:r w:rsidRPr="00475F84">
        <w:t>important</w:t>
      </w:r>
      <w:commentRangeEnd w:id="0"/>
      <w:r w:rsidRPr="00475F84">
        <w:rPr>
          <w:rStyle w:val="CommentReference"/>
          <w:sz w:val="24"/>
          <w:szCs w:val="24"/>
        </w:rPr>
        <w:commentReference w:id="0"/>
      </w:r>
      <w:commentRangeEnd w:id="1"/>
      <w:r w:rsidRPr="00475F84">
        <w:rPr>
          <w:rStyle w:val="CommentReference"/>
          <w:sz w:val="24"/>
          <w:szCs w:val="24"/>
        </w:rPr>
        <w:commentReference w:id="1"/>
      </w:r>
      <w:r w:rsidRPr="00475F84">
        <w:t xml:space="preserve"> and another on </w:t>
      </w:r>
      <w:commentRangeStart w:id="2"/>
      <w:r w:rsidRPr="00475F84">
        <w:t>a longer phrase</w:t>
      </w:r>
      <w:commentRangeEnd w:id="2"/>
      <w:r w:rsidRPr="00475F84">
        <w:rPr>
          <w:rStyle w:val="CommentReference"/>
          <w:sz w:val="24"/>
          <w:szCs w:val="24"/>
        </w:rPr>
        <w:commentReference w:id="2"/>
      </w:r>
      <w:r w:rsidRPr="00475F84">
        <w:t xml:space="preserve"> here.</w:t>
      </w:r>
    </w:p>
    <w:p w14:paraId="30F7E06C" w14:textId="6FEF400B" w:rsidR="00475F84" w:rsidRPr="00475F84" w:rsidRDefault="00475F84" w:rsidP="00475F84">
      <w:r w:rsidRPr="00475F84">
        <w:t>Base sentence for tracked changes.</w:t>
      </w:r>
      <w:ins w:id="3" w:author="Word User" w:date="2026-09-30T02:50:00Z" w16du:dateUtc="2026-09-29T23:50:00Z">
        <w:r>
          <w:t xml:space="preserve"> INSERTED TEXT</w:t>
        </w:r>
      </w:ins>
    </w:p>
    <w:p w14:paraId="542DAF63" w14:textId="127C9968" w:rsidR="00475F84" w:rsidRPr="00475F84" w:rsidRDefault="00475F84" w:rsidP="00475F84">
      <w:r w:rsidRPr="00475F84">
        <w:t xml:space="preserve">This sentence has </w:t>
      </w:r>
      <w:del w:id="4" w:author="Word User" w:date="2026-09-30T02:50:00Z" w16du:dateUtc="2026-09-29T23:50:00Z">
        <w:r w:rsidRPr="00475F84" w:rsidDel="00475F84">
          <w:delText xml:space="preserve">words to delete </w:delText>
        </w:r>
      </w:del>
      <w:r w:rsidRPr="00475F84">
        <w:t>here.</w:t>
      </w:r>
    </w:p>
    <w:p w14:paraId="75A70F16" w14:textId="77777777" w:rsidR="00475F84" w:rsidRPr="00475F84" w:rsidRDefault="00475F84" w:rsidP="00475F84">
      <w:r w:rsidRPr="00475F84">
        <w:t xml:space="preserve">This sentence gets a tracked </w:t>
      </w:r>
      <w:r w:rsidRPr="00475F84">
        <w:rPr>
          <w:b/>
          <w:rPrChange w:id="5" w:author="Word User" w:date="2026-09-30T02:50:00Z" w16du:dateUtc="2026-09-29T23:50:00Z">
            <w:rPr/>
          </w:rPrChange>
        </w:rPr>
        <w:t>formatting change</w:t>
      </w:r>
      <w:r w:rsidRPr="00475F84">
        <w:t>.</w:t>
      </w:r>
    </w:p>
    <w:p w14:paraId="43C7A46D" w14:textId="71463D45" w:rsidR="00475F84" w:rsidRPr="00475F84" w:rsidDel="00475F84" w:rsidRDefault="00475F84" w:rsidP="00475F84">
      <w:pPr>
        <w:rPr>
          <w:moveFrom w:id="6" w:author="Word User" w:date="2026-09-30T02:50:00Z" w16du:dateUtc="2026-09-29T23:50:00Z"/>
        </w:rPr>
      </w:pPr>
      <w:moveFromRangeStart w:id="7" w:author="Word User" w:date="2026-09-30T02:50:00Z" w:name="move241629075"/>
      <w:moveFrom w:id="8" w:author="Word User" w:date="2026-09-30T02:50:00Z" w16du:dateUtc="2026-09-29T23:50:00Z">
        <w:r w:rsidRPr="00475F84" w:rsidDel="00475F84">
          <w:t>Paragraph to be moved.</w:t>
        </w:r>
      </w:moveFrom>
    </w:p>
    <w:moveFromRangeEnd w:id="7"/>
    <w:p w14:paraId="4251882D" w14:textId="77777777" w:rsidR="00475F84" w:rsidRPr="00475F84" w:rsidRDefault="00475F84" w:rsidP="00475F84">
      <w:r w:rsidRPr="00475F84">
        <w:t>Anchor paragraph for the move.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475F84" w:rsidDel="00475F84" w14:paraId="18FAE983" w14:textId="49E4645E" w:rsidTr="00475F84">
        <w:tblPrEx>
          <w:tblCellMar>
            <w:top w:w="0" w:type="dxa"/>
            <w:bottom w:w="0" w:type="dxa"/>
          </w:tblCellMar>
        </w:tblPrEx>
        <w:trPr>
          <w:del w:id="9" w:author="Word User" w:date="2026-09-30T02:50:00Z" w16du:dateUtc="2026-09-29T23:50:00Z"/>
        </w:trPr>
        <w:tc>
          <w:tcPr>
            <w:tcW w:w="4513" w:type="dxa"/>
          </w:tcPr>
          <w:p w14:paraId="27A1BF1A" w14:textId="51267232" w:rsidR="00475F84" w:rsidRPr="00475F84" w:rsidDel="00475F84" w:rsidRDefault="00475F84" w:rsidP="00475F84">
            <w:pPr>
              <w:rPr>
                <w:del w:id="10" w:author="Word User" w:date="2026-09-30T02:50:00Z" w16du:dateUtc="2026-09-29T23:50:00Z"/>
                <w:moveTo w:id="11" w:author="Word User" w:date="2026-09-30T02:50:00Z" w16du:dateUtc="2026-09-29T23:50:00Z"/>
              </w:rPr>
            </w:pPr>
            <w:moveToRangeStart w:id="12" w:author="Word User" w:date="2026-09-30T02:50:00Z" w:name="move241629075"/>
            <w:moveTo w:id="13" w:author="Word User" w:date="2026-09-30T02:50:00Z" w16du:dateUtc="2026-09-29T23:50:00Z">
              <w:del w:id="14" w:author="Word User" w:date="2026-09-30T02:50:00Z" w16du:dateUtc="2026-09-29T23:50:00Z">
                <w:r w:rsidRPr="00475F84" w:rsidDel="00475F84">
                  <w:delText>Paragraph to be moved.</w:delText>
                </w:r>
              </w:del>
            </w:moveTo>
          </w:p>
          <w:moveToRangeEnd w:id="12"/>
          <w:p w14:paraId="3B256926" w14:textId="20E28F1F" w:rsidR="00475F84" w:rsidDel="00475F84" w:rsidRDefault="00475F84">
            <w:pPr>
              <w:rPr>
                <w:del w:id="15" w:author="Word User" w:date="2026-09-30T02:50:00Z" w16du:dateUtc="2026-09-29T23:50:00Z"/>
              </w:rPr>
            </w:pPr>
            <w:del w:id="16" w:author="Word User" w:date="2026-09-30T02:50:00Z" w16du:dateUtc="2026-09-29T23:50:00Z">
              <w:r w:rsidDel="00475F84">
                <w:delText>row one</w:delText>
              </w:r>
            </w:del>
          </w:p>
        </w:tc>
        <w:tc>
          <w:tcPr>
            <w:tcW w:w="4513" w:type="dxa"/>
          </w:tcPr>
          <w:p w14:paraId="253FBB23" w14:textId="2E994B24" w:rsidR="00475F84" w:rsidDel="00475F84" w:rsidRDefault="00475F84">
            <w:pPr>
              <w:rPr>
                <w:del w:id="17" w:author="Word User" w:date="2026-09-30T02:50:00Z" w16du:dateUtc="2026-09-29T23:50:00Z"/>
              </w:rPr>
            </w:pPr>
          </w:p>
        </w:tc>
      </w:tr>
      <w:tr w:rsidR="00475F84" w14:paraId="287BB011" w14:textId="77777777" w:rsidTr="00475F84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6CDCF81D" w14:textId="1FA64DDB" w:rsidR="00475F84" w:rsidRDefault="00475F84">
            <w:r>
              <w:t>row two</w:t>
            </w:r>
          </w:p>
        </w:tc>
        <w:tc>
          <w:tcPr>
            <w:tcW w:w="4513" w:type="dxa"/>
          </w:tcPr>
          <w:p w14:paraId="74277335" w14:textId="77777777" w:rsidR="00475F84" w:rsidRDefault="00475F84"/>
        </w:tc>
      </w:tr>
      <w:tr w:rsidR="00475F84" w14:paraId="6C3D2AF5" w14:textId="77777777" w:rsidTr="00475F84">
        <w:tblPrEx>
          <w:tblCellMar>
            <w:top w:w="0" w:type="dxa"/>
            <w:bottom w:w="0" w:type="dxa"/>
          </w:tblCellMar>
        </w:tblPrEx>
        <w:trPr>
          <w:ins w:id="18" w:author="Word User" w:date="2026-09-30T02:50:00Z" w16du:dateUtc="2026-09-29T23:50:00Z"/>
        </w:trPr>
        <w:tc>
          <w:tcPr>
            <w:tcW w:w="4513" w:type="dxa"/>
          </w:tcPr>
          <w:p w14:paraId="23CF16BA" w14:textId="01A5E02F" w:rsidR="00475F84" w:rsidRDefault="00475F84">
            <w:pPr>
              <w:rPr>
                <w:ins w:id="19" w:author="Word User" w:date="2026-09-30T02:50:00Z" w16du:dateUtc="2026-09-29T23:50:00Z"/>
              </w:rPr>
            </w:pPr>
            <w:ins w:id="20" w:author="Word User" w:date="2026-09-30T02:50:00Z" w16du:dateUtc="2026-09-29T23:50:00Z">
              <w:r>
                <w:t>inserted row</w:t>
              </w:r>
            </w:ins>
          </w:p>
        </w:tc>
        <w:tc>
          <w:tcPr>
            <w:tcW w:w="4513" w:type="dxa"/>
          </w:tcPr>
          <w:p w14:paraId="5AA7A3A1" w14:textId="77777777" w:rsidR="00475F84" w:rsidRDefault="00475F84">
            <w:pPr>
              <w:rPr>
                <w:ins w:id="21" w:author="Word User" w:date="2026-09-30T02:50:00Z" w16du:dateUtc="2026-09-29T23:50:00Z"/>
              </w:rPr>
            </w:pPr>
          </w:p>
        </w:tc>
      </w:tr>
    </w:tbl>
    <w:p w14:paraId="61C1D7E5" w14:textId="77777777" w:rsidR="00475F84" w:rsidRPr="00475F84" w:rsidRDefault="00475F84" w:rsidP="00475F84">
      <w:pPr>
        <w:rPr>
          <w:ins w:id="22" w:author="Word User" w:date="2026-09-30T02:50:00Z" w16du:dateUtc="2026-09-29T23:50:00Z"/>
        </w:rPr>
      </w:pPr>
      <w:ins w:id="23" w:author="Word User" w:date="2026-09-30T02:50:00Z" w16du:dateUtc="2026-09-29T23:50:00Z">
        <w:r w:rsidRPr="00475F84">
          <w:t>A whole inserted paragraph.</w:t>
        </w:r>
      </w:ins>
    </w:p>
    <w:p w14:paraId="0DFC0EC7" w14:textId="34CE19D5" w:rsidR="000903C9" w:rsidRDefault="000903C9"/>
    <w:sectPr w:rsidR="000903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Reviewer A" w:date="2026-09-30T02:50:00Z" w:initials="RA">
    <w:p w14:paraId="24C43EA7" w14:textId="13D5F643" w:rsidR="00475F84" w:rsidRDefault="00475F84">
      <w:pPr>
        <w:pStyle w:val="CommentText"/>
      </w:pPr>
      <w:r>
        <w:rPr>
          <w:rStyle w:val="CommentReference"/>
        </w:rPr>
        <w:annotationRef/>
      </w:r>
      <w:r>
        <w:t>Please check this word.</w:t>
      </w:r>
    </w:p>
  </w:comment>
  <w:comment w:id="1" w:author="Author C" w:date="2026-09-30T02:50:00Z" w:initials="WU">
    <w:p w14:paraId="03F6883D" w14:textId="498C4424" w:rsidR="00475F84" w:rsidRDefault="00475F84">
      <w:pPr>
        <w:pStyle w:val="CommentText"/>
      </w:pPr>
      <w:r>
        <w:rPr>
          <w:rStyle w:val="CommentReference"/>
        </w:rPr>
        <w:annotationRef/>
      </w:r>
      <w:r>
        <w:t>A reply in the thread.</w:t>
      </w:r>
    </w:p>
  </w:comment>
  <w:comment w:id="2" w:author="Reviewer B" w:date="2026-09-30T02:50:00Z" w:initials="RB">
    <w:p w14:paraId="71A82675" w14:textId="3980241F" w:rsidR="00475F84" w:rsidRDefault="00475F84">
      <w:pPr>
        <w:pStyle w:val="CommentText"/>
      </w:pPr>
      <w:r>
        <w:rPr>
          <w:rStyle w:val="CommentReference"/>
        </w:rPr>
        <w:annotationRef/>
      </w:r>
      <w:r>
        <w:t>Second comment, by another reviewer.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4C43EA7" w15:done="0"/>
  <w15:commentEx w15:paraId="03F6883D" w15:paraIdParent="24C43EA7" w15:done="0"/>
  <w15:commentEx w15:paraId="71A82675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50F0CD8" w16cex:dateUtc="2026-09-29T23:50:00Z"/>
  <w16cex:commentExtensible w16cex:durableId="4E4C1083" w16cex:dateUtc="2026-09-29T23:50:00Z"/>
  <w16cex:commentExtensible w16cex:durableId="2D9F3CEE" w16cex:dateUtc="2026-09-29T23:5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4C43EA7" w16cid:durableId="050F0CD8"/>
  <w16cid:commentId w16cid:paraId="03F6883D" w16cid:durableId="4E4C1083"/>
  <w16cid:commentId w16cid:paraId="71A82675" w16cid:durableId="2D9F3CE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Word User"/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F84"/>
    <w:rsid w:val="000903C9"/>
    <w:rsid w:val="000F58B2"/>
    <w:rsid w:val="00475F84"/>
    <w:rsid w:val="00EE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E916AE"/>
  <w15:chartTrackingRefBased/>
  <w15:docId w15:val="{20E67FC9-2325-4FC1-874F-8C24B8F2A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F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F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F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F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F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F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F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F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F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F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F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F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F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F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F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F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F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F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F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F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F84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475F8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75F8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75F8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75F8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75F84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475F8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334</Characters>
  <Application>Microsoft Office Word</Application>
  <DocSecurity>0</DocSecurity>
  <Lines>19</Lines>
  <Paragraphs>18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 User</dc:creator>
  <cp:keywords/>
  <dc:description/>
  <cp:lastModifiedBy>Word User</cp:lastModifiedBy>
  <cp:revision>1</cp:revision>
  <dcterms:created xsi:type="dcterms:W3CDTF">2026-09-29T23:50:00Z</dcterms:created>
  <dcterms:modified xsi:type="dcterms:W3CDTF">2026-09-29T23:50:00Z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