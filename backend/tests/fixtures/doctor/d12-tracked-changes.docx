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committee met on Monday and reviewed the quarterly figures in detail.</w:t>
      </w:r>
    </w:p>
    <w:p>
      <w:r>
        <w:t xml:space="preserve">Agreed: </w:t>
      </w:r>
      <w:ins w:id="1" w:author="Reviewer" w:date="2026-10-15T09:00:00Z">
        <w:r>
          <w:t xml:space="preserve">the budget is approved.</w:t>
        </w:r>
      </w:ins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SmartDoc fixtures</dc:creator>
  <cp:keywords/>
  <dc:description>generated by python-docx</dc:description>
  <cp:lastModifiedBy>SmartDoc fixtures</cp:lastModifiedBy>
  <cp:revision>1</cp:revision>
  <dcterms:created xsi:type="dcterms:W3CDTF">2026-10-15T09:00:00Z</dcterms:created>
  <dcterms:modified xsi:type="dcterms:W3CDTF">2026-10-15T09:00:00Z</dcterms:modified>
  <cp:category/>
</cp:coreProperties>
</file>